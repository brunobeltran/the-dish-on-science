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EC9D53" w14:textId="77777777" w:rsidR="00F01404" w:rsidRPr="008817F8" w:rsidRDefault="007B4A0E">
      <w:pPr>
        <w:rPr>
          <w:b/>
        </w:rPr>
      </w:pPr>
      <w:r w:rsidRPr="008817F8">
        <w:rPr>
          <w:b/>
        </w:rPr>
        <w:t>Turning up the heat on ocean parasites: sink or swim?</w:t>
      </w:r>
    </w:p>
    <w:p w14:paraId="2A7AC4C0" w14:textId="77777777" w:rsidR="00C23E1B" w:rsidRPr="008817F8" w:rsidRDefault="00C23E1B">
      <w:pPr>
        <w:rPr>
          <w:b/>
        </w:rPr>
      </w:pPr>
    </w:p>
    <w:p w14:paraId="66D51BA5" w14:textId="77777777" w:rsidR="0059694A" w:rsidRPr="004413B1" w:rsidRDefault="0059694A">
      <w:pPr>
        <w:rPr>
          <w:ins w:id="0" w:author="Isabel Jones" w:date="2016-12-07T14:51:00Z"/>
          <w:i/>
        </w:rPr>
      </w:pPr>
      <w:ins w:id="1" w:author="Isabel Jones" w:date="2016-12-07T14:51:00Z">
        <w:r w:rsidRPr="004413B1">
          <w:rPr>
            <w:i/>
          </w:rPr>
          <w:t>As worry mounts about the anticipated effects of climate change on ocean ecosystems, how will marine parasites fare?</w:t>
        </w:r>
      </w:ins>
    </w:p>
    <w:p w14:paraId="462BBE91" w14:textId="77777777" w:rsidR="0059694A" w:rsidRDefault="0059694A">
      <w:pPr>
        <w:rPr>
          <w:ins w:id="2" w:author="Isabel Jones" w:date="2016-12-07T14:51:00Z"/>
        </w:rPr>
      </w:pPr>
    </w:p>
    <w:p w14:paraId="7139D97F" w14:textId="4C75649A" w:rsidR="00CA26FD" w:rsidRPr="004413B1" w:rsidRDefault="00CA26FD">
      <w:ins w:id="3" w:author="Isabel Jones" w:date="2016-12-07T14:11:00Z">
        <w:r>
          <w:rPr>
            <w:noProof/>
          </w:rPr>
          <w:drawing>
            <wp:inline distT="0" distB="0" distL="0" distR="0" wp14:anchorId="3A4D75CA" wp14:editId="0EA4C95B">
              <wp:extent cx="5486400" cy="3649345"/>
              <wp:effectExtent l="0" t="0" r="0" b="825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1.jpg"/>
                      <pic:cNvPicPr/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649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4" w:name="_GoBack"/>
      <w:bookmarkEnd w:id="4"/>
    </w:p>
    <w:p w14:paraId="5C698B48" w14:textId="223653EE" w:rsidR="00BC2BCE" w:rsidRPr="004413B1" w:rsidRDefault="00933CC5" w:rsidP="00BC2BCE">
      <w:pPr>
        <w:rPr>
          <w:ins w:id="5" w:author="Isabel Jones" w:date="2016-12-07T14:42:00Z"/>
        </w:rPr>
      </w:pPr>
      <w:proofErr w:type="gramStart"/>
      <w:ins w:id="6" w:author="Isabel Jones" w:date="2016-12-07T14:38:00Z">
        <w:r>
          <w:t xml:space="preserve">A peaceful </w:t>
        </w:r>
        <w:r w:rsidR="00BC2BCE">
          <w:t>scene of sardines in a kelp forest</w:t>
        </w:r>
      </w:ins>
      <w:ins w:id="7" w:author="Isabel Jones" w:date="2016-12-07T14:39:00Z">
        <w:r w:rsidR="00BC2BCE">
          <w:t>.</w:t>
        </w:r>
        <w:proofErr w:type="gramEnd"/>
        <w:r w:rsidR="00BC2BCE">
          <w:t xml:space="preserve"> </w:t>
        </w:r>
      </w:ins>
      <w:ins w:id="8" w:author="Isabel Jones" w:date="2016-12-07T14:40:00Z">
        <w:r w:rsidR="00BC2BCE">
          <w:t xml:space="preserve">Unseen are the multitude of parasites reproducing within </w:t>
        </w:r>
      </w:ins>
      <w:ins w:id="9" w:author="Isabel Jones" w:date="2016-12-07T14:55:00Z">
        <w:r w:rsidR="004F3EF1">
          <w:t>some</w:t>
        </w:r>
      </w:ins>
      <w:ins w:id="10" w:author="Isabel Jones" w:date="2016-12-07T14:54:00Z">
        <w:r w:rsidR="004F3EF1">
          <w:t xml:space="preserve"> of these</w:t>
        </w:r>
      </w:ins>
      <w:ins w:id="11" w:author="Isabel Jones" w:date="2016-12-07T14:40:00Z">
        <w:r w:rsidR="00BC2BCE">
          <w:t xml:space="preserve"> important commercial fish. </w:t>
        </w:r>
      </w:ins>
      <w:proofErr w:type="gramStart"/>
      <w:ins w:id="12" w:author="Isabel Jones" w:date="2016-12-07T14:42:00Z">
        <w:r w:rsidR="00BC2BCE">
          <w:rPr>
            <w:i/>
          </w:rPr>
          <w:t xml:space="preserve">Image by </w:t>
        </w:r>
        <w:r w:rsidR="00BC2BCE" w:rsidRPr="00BC2BCE">
          <w:rPr>
            <w:i/>
          </w:rPr>
          <w:t xml:space="preserve">Robert </w:t>
        </w:r>
        <w:proofErr w:type="spellStart"/>
        <w:r w:rsidR="00BC2BCE" w:rsidRPr="00BC2BCE">
          <w:rPr>
            <w:i/>
          </w:rPr>
          <w:t>Schwemmer</w:t>
        </w:r>
        <w:proofErr w:type="spellEnd"/>
        <w:r w:rsidR="00BC2BCE" w:rsidRPr="00BC2BCE">
          <w:rPr>
            <w:i/>
          </w:rPr>
          <w:t>, NOAA National Marine Sanctuaries</w:t>
        </w:r>
      </w:ins>
      <w:ins w:id="13" w:author="Isabel Jones" w:date="2016-12-07T14:43:00Z">
        <w:r w:rsidR="00BC2BCE">
          <w:t xml:space="preserve"> </w:t>
        </w:r>
        <w:r w:rsidR="00BC2BCE" w:rsidRPr="004413B1">
          <w:rPr>
            <w:i/>
          </w:rPr>
          <w:t>(CC BY 2.0)</w:t>
        </w:r>
      </w:ins>
      <w:ins w:id="14" w:author="Isabel Jones" w:date="2016-12-07T14:44:00Z">
        <w:r w:rsidR="00BC2BCE">
          <w:rPr>
            <w:i/>
          </w:rPr>
          <w:t>.</w:t>
        </w:r>
      </w:ins>
      <w:proofErr w:type="gramEnd"/>
    </w:p>
    <w:p w14:paraId="1C209EDA" w14:textId="4A289138" w:rsidR="00C23E1B" w:rsidRPr="004413B1" w:rsidRDefault="00C23E1B">
      <w:pPr>
        <w:rPr>
          <w:i/>
        </w:rPr>
      </w:pPr>
    </w:p>
    <w:p w14:paraId="68E374CB" w14:textId="2EC31DD2" w:rsidR="00C23E1B" w:rsidRPr="008817F8" w:rsidRDefault="00C23E1B">
      <w:r w:rsidRPr="008817F8">
        <w:t>By Isabel Jones</w:t>
      </w:r>
    </w:p>
    <w:p w14:paraId="6F5C6FC3" w14:textId="77777777" w:rsidR="00F01404" w:rsidRPr="008817F8" w:rsidRDefault="00F01404"/>
    <w:p w14:paraId="48387A5C" w14:textId="4EA15245" w:rsidR="00B8052A" w:rsidRPr="008817F8" w:rsidRDefault="00F54617" w:rsidP="004D38F7">
      <w:ins w:id="15" w:author="Isabel Jones" w:date="2016-12-03T19:59:00Z">
        <w:r w:rsidRPr="008817F8">
          <w:t xml:space="preserve">If someone asks you what the most common life strategy on earth is, you might be surprised by the answer. </w:t>
        </w:r>
      </w:ins>
      <w:ins w:id="16" w:author="Isabel Jones" w:date="2016-12-03T20:01:00Z">
        <w:r w:rsidRPr="008817F8">
          <w:t xml:space="preserve">It turns out that some 40% of known species on our planet are parasites. Parasites are </w:t>
        </w:r>
      </w:ins>
      <w:ins w:id="17" w:author="Isabel Jones" w:date="2016-12-07T14:55:00Z">
        <w:r w:rsidR="004F3EF1">
          <w:t>organisms</w:t>
        </w:r>
      </w:ins>
      <w:ins w:id="18" w:author="Isabel Jones" w:date="2016-12-03T20:01:00Z">
        <w:r w:rsidRPr="008817F8">
          <w:t xml:space="preserve"> </w:t>
        </w:r>
      </w:ins>
      <w:ins w:id="19" w:author="Isabel Jones" w:date="2016-12-03T20:02:00Z">
        <w:r w:rsidRPr="008817F8">
          <w:t>that</w:t>
        </w:r>
      </w:ins>
      <w:ins w:id="20" w:author="Isabel Jones" w:date="2016-12-03T20:01:00Z">
        <w:r w:rsidRPr="008817F8">
          <w:t xml:space="preserve"> </w:t>
        </w:r>
      </w:ins>
      <w:ins w:id="21" w:author="Isabel Jones" w:date="2016-12-03T20:02:00Z">
        <w:r w:rsidR="00AA10ED" w:rsidRPr="008817F8">
          <w:t>spend at least some</w:t>
        </w:r>
        <w:r w:rsidRPr="008817F8">
          <w:t xml:space="preserve"> part of their life</w:t>
        </w:r>
      </w:ins>
      <w:r w:rsidR="00722F56" w:rsidRPr="008817F8">
        <w:t xml:space="preserve"> on or in a</w:t>
      </w:r>
      <w:ins w:id="22" w:author="Isabel Jones" w:date="2016-12-03T21:12:00Z">
        <w:r w:rsidR="00AA10ED" w:rsidRPr="008817F8">
          <w:t xml:space="preserve"> host species</w:t>
        </w:r>
      </w:ins>
      <w:ins w:id="23" w:author="Isabel Jones" w:date="2016-12-03T20:03:00Z">
        <w:r w:rsidRPr="008817F8">
          <w:t>,</w:t>
        </w:r>
      </w:ins>
      <w:r w:rsidR="00722F56" w:rsidRPr="008817F8">
        <w:t xml:space="preserve"> at that host’s prolonged expense</w:t>
      </w:r>
      <w:ins w:id="24" w:author="Isabel Jones" w:date="2016-12-03T21:12:00Z">
        <w:r w:rsidR="00AA10ED" w:rsidRPr="008817F8">
          <w:t xml:space="preserve"> o</w:t>
        </w:r>
      </w:ins>
      <w:r w:rsidR="00722F56" w:rsidRPr="008817F8">
        <w:t>r even</w:t>
      </w:r>
      <w:r w:rsidR="00221CC6" w:rsidRPr="008817F8">
        <w:t>tual</w:t>
      </w:r>
      <w:r w:rsidR="00722F56" w:rsidRPr="008817F8">
        <w:t xml:space="preserve"> death</w:t>
      </w:r>
      <w:r w:rsidR="00B8052A" w:rsidRPr="008817F8">
        <w:t>.</w:t>
      </w:r>
      <w:r w:rsidR="00722F56" w:rsidRPr="008817F8">
        <w:t xml:space="preserve"> Rarely inspiring respect, parasites are more commonly considered scoundrels and degenerates</w:t>
      </w:r>
      <w:ins w:id="25" w:author="Isabel Jones" w:date="2016-12-07T13:39:00Z">
        <w:r w:rsidR="00C92B72">
          <w:t xml:space="preserve">, </w:t>
        </w:r>
      </w:ins>
      <w:ins w:id="26" w:author="Isabel Jones" w:date="2016-12-06T18:08:00Z">
        <w:r w:rsidR="000110D8" w:rsidRPr="008817F8">
          <w:t>exploit</w:t>
        </w:r>
      </w:ins>
      <w:ins w:id="27" w:author="Isabel Jones" w:date="2016-12-07T13:39:00Z">
        <w:r w:rsidR="00C92B72">
          <w:t>ing</w:t>
        </w:r>
      </w:ins>
      <w:ins w:id="28" w:author="Isabel Jones" w:date="2016-12-06T18:08:00Z">
        <w:r w:rsidR="000110D8" w:rsidRPr="008817F8">
          <w:t xml:space="preserve"> other species </w:t>
        </w:r>
      </w:ins>
      <w:ins w:id="29" w:author="Isabel Jones" w:date="2016-12-07T14:55:00Z">
        <w:r w:rsidR="004F3EF1">
          <w:t xml:space="preserve">in order </w:t>
        </w:r>
      </w:ins>
      <w:ins w:id="30" w:author="Isabel Jones" w:date="2016-12-06T18:08:00Z">
        <w:r w:rsidR="004F3EF1">
          <w:t>take the easiest route to reproductive bliss</w:t>
        </w:r>
        <w:r w:rsidR="000110D8" w:rsidRPr="008817F8">
          <w:t xml:space="preserve">. </w:t>
        </w:r>
      </w:ins>
      <w:r w:rsidR="00722F56" w:rsidRPr="008817F8">
        <w:t xml:space="preserve">But there is nothing easy </w:t>
      </w:r>
      <w:r w:rsidR="00221CC6" w:rsidRPr="008817F8">
        <w:t xml:space="preserve">about </w:t>
      </w:r>
      <w:ins w:id="31" w:author="Isabel Jones" w:date="2016-12-03T20:03:00Z">
        <w:r w:rsidRPr="008817F8">
          <w:t xml:space="preserve">being a parasite. Many parasites have </w:t>
        </w:r>
      </w:ins>
      <w:r w:rsidR="00221CC6" w:rsidRPr="008817F8">
        <w:t xml:space="preserve">complex </w:t>
      </w:r>
      <w:ins w:id="32" w:author="Isabel Jones" w:date="2016-12-06T18:10:00Z">
        <w:r w:rsidR="000110D8" w:rsidRPr="008817F8">
          <w:t>transmission</w:t>
        </w:r>
      </w:ins>
      <w:r w:rsidR="00221CC6" w:rsidRPr="008817F8">
        <w:t xml:space="preserve">, </w:t>
      </w:r>
      <w:ins w:id="33" w:author="Isabel Jones" w:date="2016-12-06T18:09:00Z">
        <w:r w:rsidR="000110D8" w:rsidRPr="008817F8">
          <w:t xml:space="preserve">requiring </w:t>
        </w:r>
      </w:ins>
      <w:ins w:id="34" w:author="Isabel Jones" w:date="2016-12-07T13:40:00Z">
        <w:r w:rsidR="00C92B72">
          <w:t>successive</w:t>
        </w:r>
      </w:ins>
      <w:r w:rsidR="00221CC6" w:rsidRPr="008817F8">
        <w:t xml:space="preserve"> infection </w:t>
      </w:r>
      <w:ins w:id="35" w:author="Isabel Jones" w:date="2016-12-03T20:05:00Z">
        <w:r w:rsidR="0043149B" w:rsidRPr="008817F8">
          <w:t xml:space="preserve">of </w:t>
        </w:r>
      </w:ins>
      <w:r w:rsidR="00221CC6" w:rsidRPr="008817F8">
        <w:t>multiple different hosts</w:t>
      </w:r>
      <w:ins w:id="36" w:author="Isabel Jones" w:date="2016-12-06T18:09:00Z">
        <w:r w:rsidR="000110D8" w:rsidRPr="008817F8">
          <w:t xml:space="preserve"> in order to complete their lifecy</w:t>
        </w:r>
      </w:ins>
      <w:ins w:id="37" w:author="Isabel Jones" w:date="2016-12-06T18:10:00Z">
        <w:r w:rsidR="000110D8" w:rsidRPr="008817F8">
          <w:t>c</w:t>
        </w:r>
      </w:ins>
      <w:ins w:id="38" w:author="Isabel Jones" w:date="2016-12-06T18:09:00Z">
        <w:r w:rsidR="000110D8" w:rsidRPr="008817F8">
          <w:t>le</w:t>
        </w:r>
      </w:ins>
      <w:r w:rsidR="00221CC6" w:rsidRPr="008817F8">
        <w:t xml:space="preserve">. </w:t>
      </w:r>
      <w:ins w:id="39" w:author="Isabel Jones" w:date="2016-12-06T18:10:00Z">
        <w:r w:rsidR="000110D8" w:rsidRPr="008817F8">
          <w:t xml:space="preserve">In fact, that parasitism is so successful in the face of such complexity is a testament to the strategy’s evolutionary elegance. </w:t>
        </w:r>
      </w:ins>
      <w:r w:rsidR="00255EF5" w:rsidRPr="008817F8">
        <w:t xml:space="preserve">But </w:t>
      </w:r>
      <w:ins w:id="40" w:author="Isabel Jones" w:date="2016-12-03T20:48:00Z">
        <w:r w:rsidR="001A5D08" w:rsidRPr="008817F8">
          <w:t xml:space="preserve">how </w:t>
        </w:r>
      </w:ins>
      <w:r w:rsidR="00255EF5" w:rsidRPr="008817F8">
        <w:t xml:space="preserve">will this </w:t>
      </w:r>
      <w:r w:rsidR="00B61D0B" w:rsidRPr="008817F8">
        <w:t xml:space="preserve">elegant </w:t>
      </w:r>
      <w:ins w:id="41" w:author="Isabel Jones" w:date="2016-12-03T20:48:00Z">
        <w:r w:rsidR="001A5D08" w:rsidRPr="008817F8">
          <w:t>life strategy</w:t>
        </w:r>
      </w:ins>
      <w:ins w:id="42" w:author="Isabel Jones" w:date="2016-12-06T18:10:00Z">
        <w:r w:rsidR="000110D8" w:rsidRPr="008817F8">
          <w:t xml:space="preserve"> </w:t>
        </w:r>
      </w:ins>
      <w:r w:rsidR="00255EF5" w:rsidRPr="008817F8">
        <w:t xml:space="preserve">hold up to accelerating </w:t>
      </w:r>
      <w:ins w:id="43" w:author="Diana Elizabeth LaScala-Gruenewald" w:date="2016-12-05T12:16:00Z">
        <w:r w:rsidR="00297A81" w:rsidRPr="008817F8">
          <w:t>climate</w:t>
        </w:r>
      </w:ins>
      <w:r w:rsidR="00255EF5" w:rsidRPr="008817F8">
        <w:t xml:space="preserve"> change?</w:t>
      </w:r>
    </w:p>
    <w:p w14:paraId="39BAF244" w14:textId="77777777" w:rsidR="00EB1D35" w:rsidRPr="008817F8" w:rsidRDefault="00EB1D35" w:rsidP="004D38F7"/>
    <w:p w14:paraId="53ECE22F" w14:textId="485DE9BB" w:rsidR="00EB1D35" w:rsidRPr="008817F8" w:rsidRDefault="00EB1D35" w:rsidP="004D38F7">
      <w:r w:rsidRPr="008817F8">
        <w:t xml:space="preserve">Despite </w:t>
      </w:r>
      <w:ins w:id="44" w:author="Diana Elizabeth LaScala-Gruenewald" w:date="2016-12-05T12:16:00Z">
        <w:r w:rsidR="00297A81" w:rsidRPr="008817F8">
          <w:t xml:space="preserve">the </w:t>
        </w:r>
      </w:ins>
      <w:r w:rsidRPr="008817F8">
        <w:t xml:space="preserve">ubiquity of parasitism in nature, little is known about the diversity and abundance of parasites in the world’s largest habitat, the ocean. </w:t>
      </w:r>
      <w:r w:rsidR="00A05593" w:rsidRPr="008817F8">
        <w:t xml:space="preserve">Yet, scientists are increasingly aware of the critical role that parasites play in marine ecosystem as key </w:t>
      </w:r>
      <w:r w:rsidR="00A05593" w:rsidRPr="008817F8">
        <w:lastRenderedPageBreak/>
        <w:t>players in food webs and as a</w:t>
      </w:r>
      <w:ins w:id="45" w:author="Isabel Jones" w:date="2016-12-03T20:37:00Z">
        <w:r w:rsidR="00B943DE" w:rsidRPr="008817F8">
          <w:t xml:space="preserve">n important </w:t>
        </w:r>
      </w:ins>
      <w:r w:rsidR="00A05593" w:rsidRPr="008817F8">
        <w:t>path of energy flow.</w:t>
      </w:r>
      <w:r w:rsidR="00474D46" w:rsidRPr="008817F8">
        <w:t xml:space="preserve"> Along with growing interest in </w:t>
      </w:r>
      <w:r w:rsidR="000D626E" w:rsidRPr="008817F8">
        <w:t>deducing the</w:t>
      </w:r>
      <w:ins w:id="46" w:author="Isabel Jones" w:date="2016-12-03T21:16:00Z">
        <w:r w:rsidR="000F26ED" w:rsidRPr="008817F8">
          <w:t xml:space="preserve"> ecological</w:t>
        </w:r>
      </w:ins>
      <w:r w:rsidR="000D626E" w:rsidRPr="008817F8">
        <w:t xml:space="preserve"> significance of parasites in the ocean, </w:t>
      </w:r>
      <w:ins w:id="47" w:author="Diana Elizabeth LaScala-Gruenewald" w:date="2016-12-05T12:17:00Z">
        <w:r w:rsidR="00297A81" w:rsidRPr="008817F8">
          <w:t xml:space="preserve">scientists increasingly want to understand </w:t>
        </w:r>
      </w:ins>
      <w:r w:rsidR="000D626E" w:rsidRPr="008817F8">
        <w:t xml:space="preserve">how these important creatures will respond to oceanic climate change. </w:t>
      </w:r>
      <w:ins w:id="48" w:author="Isabel Jones" w:date="2016-12-07T15:53:00Z">
        <w:r w:rsidR="0048262F">
          <w:t xml:space="preserve">Moreover, some marine parasites can infect humans, too. For example, humans can get </w:t>
        </w:r>
        <w:proofErr w:type="spellStart"/>
        <w:r w:rsidR="0048262F">
          <w:t>anisakiasis</w:t>
        </w:r>
        <w:proofErr w:type="spellEnd"/>
        <w:r w:rsidR="0048262F">
          <w:t xml:space="preserve"> disease from eating sardines</w:t>
        </w:r>
      </w:ins>
      <w:ins w:id="49" w:author="Isabel Jones" w:date="2016-12-07T15:57:00Z">
        <w:r w:rsidR="0048262F">
          <w:t>, herring, and other fish</w:t>
        </w:r>
      </w:ins>
      <w:ins w:id="50" w:author="Isabel Jones" w:date="2016-12-07T15:54:00Z">
        <w:r w:rsidR="0048262F">
          <w:t xml:space="preserve"> infected with </w:t>
        </w:r>
      </w:ins>
      <w:ins w:id="51" w:author="Isabel Jones" w:date="2016-12-07T15:55:00Z">
        <w:r w:rsidR="0048262F">
          <w:t xml:space="preserve">larval </w:t>
        </w:r>
      </w:ins>
      <w:ins w:id="52" w:author="Isabel Jones" w:date="2016-12-07T15:56:00Z">
        <w:r w:rsidR="0048262F">
          <w:t>nematode parasites. We aren’t happy, but neither is the nematode, which prefers to</w:t>
        </w:r>
      </w:ins>
      <w:ins w:id="53" w:author="Isabel Jones" w:date="2016-12-07T15:55:00Z">
        <w:r w:rsidR="0048262F">
          <w:t xml:space="preserve"> be gobbled up by marine mammals</w:t>
        </w:r>
      </w:ins>
      <w:ins w:id="54" w:author="Isabel Jones" w:date="2016-12-07T15:57:00Z">
        <w:r w:rsidR="0048262F">
          <w:t xml:space="preserve"> where it can </w:t>
        </w:r>
      </w:ins>
      <w:ins w:id="55" w:author="Isabel Jones" w:date="2016-12-07T15:58:00Z">
        <w:r w:rsidR="0048262F">
          <w:t xml:space="preserve">grow up, </w:t>
        </w:r>
      </w:ins>
      <w:ins w:id="56" w:author="Isabel Jones" w:date="2016-12-07T15:57:00Z">
        <w:r w:rsidR="0048262F">
          <w:t>reproduce</w:t>
        </w:r>
      </w:ins>
      <w:ins w:id="57" w:author="Isabel Jones" w:date="2016-12-07T15:59:00Z">
        <w:r w:rsidR="0048262F">
          <w:t>,</w:t>
        </w:r>
      </w:ins>
      <w:ins w:id="58" w:author="Isabel Jones" w:date="2016-12-07T15:57:00Z">
        <w:r w:rsidR="0048262F">
          <w:t xml:space="preserve"> and continue its life cycle</w:t>
        </w:r>
      </w:ins>
      <w:ins w:id="59" w:author="Isabel Jones" w:date="2016-12-07T15:53:00Z">
        <w:r w:rsidR="0048262F">
          <w:t xml:space="preserve">. </w:t>
        </w:r>
      </w:ins>
      <w:r w:rsidR="007B4A0E" w:rsidRPr="008817F8">
        <w:t>As parasites</w:t>
      </w:r>
      <w:ins w:id="60" w:author="Isabel Jones" w:date="2016-12-07T15:55:00Z">
        <w:r w:rsidR="0048262F">
          <w:t xml:space="preserve"> - like </w:t>
        </w:r>
      </w:ins>
      <w:proofErr w:type="spellStart"/>
      <w:ins w:id="61" w:author="Isabel Jones" w:date="2016-12-07T15:58:00Z">
        <w:r w:rsidR="0048262F">
          <w:rPr>
            <w:i/>
          </w:rPr>
          <w:t>Anisakis</w:t>
        </w:r>
        <w:proofErr w:type="spellEnd"/>
        <w:r w:rsidR="0048262F">
          <w:t xml:space="preserve"> -</w:t>
        </w:r>
      </w:ins>
      <w:r w:rsidR="007B4A0E" w:rsidRPr="008817F8">
        <w:t xml:space="preserve"> seek hosts in hotter waters, will they sink or swim?</w:t>
      </w:r>
    </w:p>
    <w:p w14:paraId="51E28C84" w14:textId="77777777" w:rsidR="00DC2FFF" w:rsidRPr="008817F8" w:rsidRDefault="00DC2FFF" w:rsidP="00DC2FFF">
      <w:pPr>
        <w:rPr>
          <w:ins w:id="62" w:author="Isabel Jones" w:date="2016-12-07T15:11:00Z"/>
        </w:rPr>
      </w:pPr>
      <w:ins w:id="63" w:author="Isabel Jones" w:date="2016-12-07T15:11:00Z">
        <w:r>
          <w:rPr>
            <w:noProof/>
          </w:rPr>
          <w:drawing>
            <wp:inline distT="0" distB="0" distL="0" distR="0" wp14:anchorId="50412E3C" wp14:editId="6F9789E3">
              <wp:extent cx="4615543" cy="6057900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g2.jpg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5543" cy="6057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358BCD" w14:textId="2391BE5B" w:rsidR="00DC2FFF" w:rsidRPr="003A7E2F" w:rsidRDefault="00DC2FFF" w:rsidP="00DC2FFF">
      <w:pPr>
        <w:rPr>
          <w:ins w:id="64" w:author="Isabel Jones" w:date="2016-12-07T15:11:00Z"/>
          <w:rFonts w:ascii="Times" w:eastAsia="Times New Roman" w:hAnsi="Times" w:cs="Times New Roman"/>
          <w:i/>
          <w:sz w:val="20"/>
          <w:szCs w:val="20"/>
        </w:rPr>
      </w:pPr>
      <w:ins w:id="65" w:author="Isabel Jones" w:date="2016-12-07T15:11:00Z">
        <w:r w:rsidRPr="004413B1">
          <w:rPr>
            <w:i/>
          </w:rPr>
          <w:t xml:space="preserve">The life cycle of a marine nematode that causes </w:t>
        </w:r>
        <w:proofErr w:type="spellStart"/>
        <w:r w:rsidRPr="004413B1">
          <w:rPr>
            <w:i/>
          </w:rPr>
          <w:t>Anisakiasis</w:t>
        </w:r>
        <w:proofErr w:type="spellEnd"/>
        <w:r w:rsidRPr="004413B1">
          <w:rPr>
            <w:i/>
          </w:rPr>
          <w:t xml:space="preserve"> disease in humans when they consume infected fish. This parasite evolved to complete its lifecycle entirely within the food </w:t>
        </w:r>
        <w:r w:rsidRPr="004413B1">
          <w:rPr>
            <w:i/>
          </w:rPr>
          <w:lastRenderedPageBreak/>
          <w:t xml:space="preserve">chain from crustaceans, to fish, to marine mammals. </w:t>
        </w:r>
        <w:proofErr w:type="gramStart"/>
        <w:r w:rsidRPr="003A7E2F">
          <w:rPr>
            <w:rFonts w:ascii="Cambria" w:hAnsi="Cambria"/>
            <w:i/>
          </w:rPr>
          <w:t xml:space="preserve">Image by </w:t>
        </w:r>
        <w:r w:rsidRPr="003A7E2F">
          <w:rPr>
            <w:rFonts w:ascii="Cambria" w:eastAsia="Times New Roman" w:hAnsi="Cambria" w:cs="Times New Roman"/>
            <w:i/>
            <w:color w:val="252525"/>
            <w:shd w:val="clear" w:color="auto" w:fill="F8F9FA"/>
          </w:rPr>
          <w:t>CDC/Alexander J. da Silva, PhD and Melanie Moser 2002</w:t>
        </w:r>
        <w:r>
          <w:rPr>
            <w:rFonts w:ascii="Cambria" w:eastAsia="Times New Roman" w:hAnsi="Cambria" w:cs="Times New Roman"/>
            <w:i/>
            <w:color w:val="252525"/>
            <w:shd w:val="clear" w:color="auto" w:fill="F8F9FA"/>
          </w:rPr>
          <w:t xml:space="preserve"> from Wikimedia Commons.</w:t>
        </w:r>
        <w:proofErr w:type="gramEnd"/>
      </w:ins>
    </w:p>
    <w:p w14:paraId="41AE09DA" w14:textId="77777777" w:rsidR="007B4A0E" w:rsidRPr="008817F8" w:rsidRDefault="007B4A0E" w:rsidP="004D38F7"/>
    <w:p w14:paraId="4CBCD5CC" w14:textId="1DDDF13E" w:rsidR="007B4A0E" w:rsidRPr="008817F8" w:rsidRDefault="007B4A0E" w:rsidP="004D38F7">
      <w:r w:rsidRPr="008817F8">
        <w:t>A general</w:t>
      </w:r>
      <w:r w:rsidR="002F705A" w:rsidRPr="008817F8">
        <w:t>, albeit controversial,</w:t>
      </w:r>
      <w:r w:rsidRPr="008817F8">
        <w:t xml:space="preserve"> hypothesis is that parasite transmission will go up with increasing temperature</w:t>
      </w:r>
      <w:ins w:id="66" w:author="Isabel Jones" w:date="2016-12-07T14:58:00Z">
        <w:r w:rsidR="00B62211">
          <w:t>.</w:t>
        </w:r>
      </w:ins>
      <w:ins w:id="67" w:author="Isabel Jones" w:date="2016-12-06T17:59:00Z">
        <w:r w:rsidR="00C845A6" w:rsidRPr="008817F8">
          <w:t xml:space="preserve"> Warmer waters might speed transmission rates – the transfer of parasites from one host to another – and expand the amount of time that the oceans are warm enough for parasite </w:t>
        </w:r>
      </w:ins>
      <w:ins w:id="68" w:author="Isabel Jones" w:date="2016-12-07T14:58:00Z">
        <w:r w:rsidR="00B62211">
          <w:t>transmission, which is often seasonal</w:t>
        </w:r>
      </w:ins>
      <w:ins w:id="69" w:author="Diana Elizabeth LaScala-Gruenewald" w:date="2016-12-05T12:17:00Z">
        <w:r w:rsidR="00297A81" w:rsidRPr="008817F8">
          <w:t xml:space="preserve">. </w:t>
        </w:r>
      </w:ins>
      <w:r w:rsidRPr="008817F8">
        <w:t xml:space="preserve"> </w:t>
      </w:r>
      <w:r w:rsidR="002F705A" w:rsidRPr="008817F8">
        <w:t>While it</w:t>
      </w:r>
      <w:r w:rsidR="00C64A74" w:rsidRPr="008817F8">
        <w:t>’</w:t>
      </w:r>
      <w:r w:rsidR="002F705A" w:rsidRPr="008817F8">
        <w:t xml:space="preserve">s nearly impossible </w:t>
      </w:r>
      <w:r w:rsidR="00C64A74" w:rsidRPr="008817F8">
        <w:t xml:space="preserve">to measure this </w:t>
      </w:r>
      <w:ins w:id="70" w:author="Diana Elizabeth LaScala-Gruenewald" w:date="2016-12-05T12:18:00Z">
        <w:r w:rsidR="00297A81" w:rsidRPr="008817F8">
          <w:t xml:space="preserve">rate </w:t>
        </w:r>
      </w:ins>
      <w:r w:rsidR="00C64A74" w:rsidRPr="008817F8">
        <w:t xml:space="preserve">in the ocean directly, a trip through </w:t>
      </w:r>
      <w:ins w:id="71" w:author="Isabel Jones" w:date="2016-12-03T20:49:00Z">
        <w:r w:rsidR="001A5D08" w:rsidRPr="008817F8">
          <w:t>geologic time</w:t>
        </w:r>
      </w:ins>
      <w:r w:rsidR="00C64A74" w:rsidRPr="008817F8">
        <w:t xml:space="preserve"> </w:t>
      </w:r>
      <w:r w:rsidR="00B40BD2" w:rsidRPr="008817F8">
        <w:t>can give</w:t>
      </w:r>
      <w:r w:rsidR="00C64A74" w:rsidRPr="008817F8">
        <w:t xml:space="preserve"> </w:t>
      </w:r>
      <w:ins w:id="72" w:author="Isabel Jones" w:date="2016-12-07T15:00:00Z">
        <w:r w:rsidR="00B62211">
          <w:t>a</w:t>
        </w:r>
      </w:ins>
      <w:ins w:id="73" w:author="Isabel Jones" w:date="2016-12-06T18:01:00Z">
        <w:r w:rsidR="00C845A6" w:rsidRPr="008817F8">
          <w:t xml:space="preserve"> sense</w:t>
        </w:r>
      </w:ins>
      <w:r w:rsidR="00C64A74" w:rsidRPr="008817F8">
        <w:t xml:space="preserve"> </w:t>
      </w:r>
      <w:ins w:id="74" w:author="Isabel Jones" w:date="2016-12-06T18:01:00Z">
        <w:r w:rsidR="00C845A6" w:rsidRPr="008817F8">
          <w:t>of</w:t>
        </w:r>
      </w:ins>
      <w:r w:rsidR="00C64A74" w:rsidRPr="008817F8">
        <w:t xml:space="preserve"> how some parasites </w:t>
      </w:r>
      <w:ins w:id="75" w:author="Isabel Jones" w:date="2016-12-07T15:00:00Z">
        <w:r w:rsidR="00B62211">
          <w:t>might</w:t>
        </w:r>
        <w:r w:rsidR="00B62211" w:rsidRPr="008817F8">
          <w:t xml:space="preserve"> </w:t>
        </w:r>
      </w:ins>
      <w:r w:rsidR="00C64A74" w:rsidRPr="008817F8">
        <w:t xml:space="preserve">respond to </w:t>
      </w:r>
      <w:ins w:id="76" w:author="Isabel Jones" w:date="2016-12-06T18:01:00Z">
        <w:r w:rsidR="00C845A6" w:rsidRPr="008817F8">
          <w:t>global</w:t>
        </w:r>
      </w:ins>
      <w:r w:rsidR="00C64A74" w:rsidRPr="008817F8">
        <w:t xml:space="preserve"> warming</w:t>
      </w:r>
      <w:ins w:id="77" w:author="Isabel Jones" w:date="2016-12-06T18:01:00Z">
        <w:r w:rsidR="00C845A6" w:rsidRPr="008817F8">
          <w:t xml:space="preserve">. </w:t>
        </w:r>
      </w:ins>
      <w:ins w:id="78" w:author="Isabel Jones" w:date="2016-12-06T18:02:00Z">
        <w:r w:rsidR="00B62211">
          <w:t>Fossils</w:t>
        </w:r>
      </w:ins>
      <w:ins w:id="79" w:author="Isabel Jones" w:date="2016-12-07T15:04:00Z">
        <w:r w:rsidR="00B62211">
          <w:t xml:space="preserve"> of </w:t>
        </w:r>
      </w:ins>
      <w:ins w:id="80" w:author="Isabel Jones" w:date="2016-12-07T15:06:00Z">
        <w:r w:rsidR="00B62211">
          <w:t>some common</w:t>
        </w:r>
      </w:ins>
      <w:ins w:id="81" w:author="Isabel Jones" w:date="2016-12-07T15:04:00Z">
        <w:r w:rsidR="00B62211">
          <w:t xml:space="preserve"> </w:t>
        </w:r>
      </w:ins>
      <w:ins w:id="82" w:author="Isabel Jones" w:date="2016-12-07T15:05:00Z">
        <w:r w:rsidR="00B62211">
          <w:t xml:space="preserve">hosts, like </w:t>
        </w:r>
      </w:ins>
      <w:ins w:id="83" w:author="Isabel Jones" w:date="2016-12-07T15:08:00Z">
        <w:r w:rsidR="00B62211">
          <w:t>mollusks</w:t>
        </w:r>
      </w:ins>
      <w:ins w:id="84" w:author="Isabel Jones" w:date="2016-12-07T15:05:00Z">
        <w:r w:rsidR="00B62211">
          <w:t>,</w:t>
        </w:r>
      </w:ins>
      <w:ins w:id="85" w:author="Isabel Jones" w:date="2016-12-06T18:02:00Z">
        <w:r w:rsidR="00B62211">
          <w:t xml:space="preserve"> </w:t>
        </w:r>
      </w:ins>
      <w:ins w:id="86" w:author="Isabel Jones" w:date="2016-12-07T15:05:00Z">
        <w:r w:rsidR="00B62211">
          <w:t xml:space="preserve">show signs of past parasitism, and </w:t>
        </w:r>
      </w:ins>
      <w:ins w:id="87" w:author="Isabel Jones" w:date="2016-12-06T18:02:00Z">
        <w:r w:rsidR="00C845A6" w:rsidRPr="008817F8">
          <w:t xml:space="preserve">can </w:t>
        </w:r>
      </w:ins>
      <w:ins w:id="88" w:author="Isabel Jones" w:date="2016-12-07T15:09:00Z">
        <w:r w:rsidR="00DC2FFF">
          <w:t>help</w:t>
        </w:r>
      </w:ins>
      <w:ins w:id="89" w:author="Isabel Jones" w:date="2016-12-06T18:02:00Z">
        <w:r w:rsidR="00C845A6" w:rsidRPr="008817F8">
          <w:t xml:space="preserve"> us </w:t>
        </w:r>
      </w:ins>
      <w:ins w:id="90" w:author="Isabel Jones" w:date="2016-12-07T15:09:00Z">
        <w:r w:rsidR="00DC2FFF">
          <w:t xml:space="preserve">understand </w:t>
        </w:r>
      </w:ins>
      <w:ins w:id="91" w:author="Isabel Jones" w:date="2016-12-06T18:02:00Z">
        <w:r w:rsidR="00C845A6" w:rsidRPr="008817F8">
          <w:t xml:space="preserve">how well parasites have fared during natural warm spells of the earth’s past. </w:t>
        </w:r>
      </w:ins>
    </w:p>
    <w:p w14:paraId="0362D8A4" w14:textId="77777777" w:rsidR="00C64A74" w:rsidRPr="008817F8" w:rsidRDefault="00C64A74" w:rsidP="004D38F7"/>
    <w:p w14:paraId="4F05D744" w14:textId="54F87922" w:rsidR="00CC7C9D" w:rsidRPr="004F3EF1" w:rsidRDefault="00C64A74" w:rsidP="004D38F7">
      <w:pPr>
        <w:rPr>
          <w:ins w:id="92" w:author="Isabel Jones" w:date="2016-12-07T14:22:00Z"/>
        </w:rPr>
      </w:pPr>
      <w:r w:rsidRPr="008817F8">
        <w:t>T</w:t>
      </w:r>
      <w:ins w:id="93" w:author="Isabel Jones" w:date="2016-12-03T21:17:00Z">
        <w:r w:rsidR="000F26ED" w:rsidRPr="008817F8">
          <w:t>ake the trematode</w:t>
        </w:r>
      </w:ins>
      <w:ins w:id="94" w:author="Diana Elizabeth LaScala-Gruenewald" w:date="2016-12-05T12:18:00Z">
        <w:r w:rsidR="00297A81" w:rsidRPr="008817F8">
          <w:t>, for example</w:t>
        </w:r>
      </w:ins>
      <w:ins w:id="95" w:author="Isabel Jones" w:date="2016-12-03T21:17:00Z">
        <w:r w:rsidR="000F26ED" w:rsidRPr="008817F8">
          <w:t>. T</w:t>
        </w:r>
      </w:ins>
      <w:r w:rsidRPr="008817F8">
        <w:t>rematodes, or flukes, are f</w:t>
      </w:r>
      <w:r w:rsidR="002A11BF" w:rsidRPr="008817F8">
        <w:t xml:space="preserve">latworm parasites that </w:t>
      </w:r>
      <w:r w:rsidRPr="008817F8">
        <w:t xml:space="preserve">live an exceedingly complex life. Flukes </w:t>
      </w:r>
      <w:r w:rsidR="002A11BF" w:rsidRPr="008817F8">
        <w:t>need at least two hosts to complete their lifecycle</w:t>
      </w:r>
      <w:ins w:id="96" w:author="Isabel Jones" w:date="2016-12-03T20:49:00Z">
        <w:r w:rsidR="001A5D08" w:rsidRPr="008817F8">
          <w:t xml:space="preserve">, with </w:t>
        </w:r>
      </w:ins>
      <w:r w:rsidR="002A11BF" w:rsidRPr="008817F8">
        <w:t>asexual reproduction occur</w:t>
      </w:r>
      <w:ins w:id="97" w:author="Isabel Jones" w:date="2016-12-06T18:04:00Z">
        <w:r w:rsidR="00C845A6" w:rsidRPr="008817F8">
          <w:t>r</w:t>
        </w:r>
      </w:ins>
      <w:ins w:id="98" w:author="Isabel Jones" w:date="2016-12-03T20:49:00Z">
        <w:r w:rsidR="001A5D08" w:rsidRPr="008817F8">
          <w:t>ing</w:t>
        </w:r>
      </w:ins>
      <w:r w:rsidR="002A11BF" w:rsidRPr="008817F8">
        <w:t xml:space="preserve"> in a mollusk</w:t>
      </w:r>
      <w:ins w:id="99" w:author="Isabel Jones" w:date="2016-12-03T20:50:00Z">
        <w:r w:rsidR="001A5D08" w:rsidRPr="008817F8">
          <w:t xml:space="preserve"> host</w:t>
        </w:r>
      </w:ins>
      <w:ins w:id="100" w:author="Isabel Jones" w:date="2016-12-06T17:47:00Z">
        <w:r w:rsidR="004423BE" w:rsidRPr="008817F8">
          <w:t xml:space="preserve"> - like a snail -</w:t>
        </w:r>
      </w:ins>
      <w:ins w:id="101" w:author="Isabel Jones" w:date="2016-12-03T20:49:00Z">
        <w:r w:rsidR="001A5D08" w:rsidRPr="008817F8">
          <w:t xml:space="preserve"> and</w:t>
        </w:r>
      </w:ins>
      <w:r w:rsidR="002A11BF" w:rsidRPr="008817F8">
        <w:t xml:space="preserve"> sexual reproduction</w:t>
      </w:r>
      <w:ins w:id="102" w:author="Isabel Jones" w:date="2016-12-06T17:47:00Z">
        <w:r w:rsidR="004423BE" w:rsidRPr="008817F8">
          <w:t xml:space="preserve"> occur</w:t>
        </w:r>
      </w:ins>
      <w:ins w:id="103" w:author="Isabel Jones" w:date="2016-12-06T18:04:00Z">
        <w:r w:rsidR="00C845A6" w:rsidRPr="008817F8">
          <w:t>r</w:t>
        </w:r>
      </w:ins>
      <w:ins w:id="104" w:author="Isabel Jones" w:date="2016-12-06T17:47:00Z">
        <w:r w:rsidR="004423BE" w:rsidRPr="008817F8">
          <w:t>ing</w:t>
        </w:r>
      </w:ins>
      <w:r w:rsidR="002A11BF" w:rsidRPr="008817F8">
        <w:t xml:space="preserve"> in a vertebrate</w:t>
      </w:r>
      <w:ins w:id="105" w:author="Isabel Jones" w:date="2016-12-03T20:50:00Z">
        <w:r w:rsidR="001A5D08" w:rsidRPr="008817F8">
          <w:t xml:space="preserve"> host</w:t>
        </w:r>
      </w:ins>
      <w:ins w:id="106" w:author="Isabel Jones" w:date="2016-12-06T17:47:00Z">
        <w:r w:rsidR="004423BE" w:rsidRPr="008817F8">
          <w:t xml:space="preserve"> - like a human</w:t>
        </w:r>
      </w:ins>
      <w:ins w:id="107" w:author="Isabel Jones" w:date="2016-12-06T18:03:00Z">
        <w:r w:rsidR="00C845A6" w:rsidRPr="008817F8">
          <w:t xml:space="preserve">. To get inside a vertebrate, free-swimming larvae that emerge from the mollusk either penetrate the vertebrate’s skin directly, or, often, infect a second intermediate host – like a fish - which is subsequently consumed by the </w:t>
        </w:r>
      </w:ins>
      <w:ins w:id="108" w:author="Isabel Jones" w:date="2016-12-06T18:04:00Z">
        <w:r w:rsidR="00C845A6" w:rsidRPr="008817F8">
          <w:t>final vertebrate</w:t>
        </w:r>
      </w:ins>
      <w:ins w:id="109" w:author="Isabel Jones" w:date="2016-12-06T18:03:00Z">
        <w:r w:rsidR="00C845A6" w:rsidRPr="008817F8">
          <w:t xml:space="preserve"> host. There are thousands of </w:t>
        </w:r>
      </w:ins>
      <w:ins w:id="110" w:author="Isabel Jones" w:date="2016-12-06T18:04:00Z">
        <w:r w:rsidR="00C845A6" w:rsidRPr="008817F8">
          <w:t>flukes</w:t>
        </w:r>
      </w:ins>
      <w:ins w:id="111" w:author="Isabel Jones" w:date="2016-12-06T18:03:00Z">
        <w:r w:rsidR="00C845A6" w:rsidRPr="008817F8">
          <w:t xml:space="preserve"> on an endless circular path of life in the ocean, and a group of scientists recently showed that they </w:t>
        </w:r>
      </w:ins>
      <w:ins w:id="112" w:author="Isabel Jones" w:date="2016-12-06T18:04:00Z">
        <w:r w:rsidR="00C845A6" w:rsidRPr="008817F8">
          <w:t xml:space="preserve">may just </w:t>
        </w:r>
      </w:ins>
      <w:ins w:id="113" w:author="Isabel Jones" w:date="2016-12-06T18:03:00Z">
        <w:r w:rsidR="00C845A6" w:rsidRPr="008817F8">
          <w:t>like it hot</w:t>
        </w:r>
      </w:ins>
      <w:r w:rsidR="00BE103D" w:rsidRPr="008817F8">
        <w:t xml:space="preserve"> A </w:t>
      </w:r>
      <w:r w:rsidR="00244089" w:rsidRPr="008817F8">
        <w:t xml:space="preserve">9,600 year </w:t>
      </w:r>
      <w:r w:rsidR="00B40BD2" w:rsidRPr="008817F8">
        <w:t xml:space="preserve">record </w:t>
      </w:r>
      <w:r w:rsidR="00BE103D" w:rsidRPr="008817F8">
        <w:t xml:space="preserve">of </w:t>
      </w:r>
      <w:ins w:id="114" w:author="Diana Elizabeth LaScala-Gruenewald" w:date="2016-12-05T12:22:00Z">
        <w:r w:rsidR="00297A81" w:rsidRPr="008817F8">
          <w:t>flukes</w:t>
        </w:r>
      </w:ins>
      <w:r w:rsidR="00BE103D" w:rsidRPr="008817F8">
        <w:t xml:space="preserve"> </w:t>
      </w:r>
      <w:ins w:id="115" w:author="Diana Elizabeth LaScala-Gruenewald" w:date="2016-12-05T12:21:00Z">
        <w:r w:rsidR="00297A81" w:rsidRPr="008817F8">
          <w:t xml:space="preserve">from </w:t>
        </w:r>
      </w:ins>
      <w:ins w:id="116" w:author="Isabel Jones" w:date="2016-12-06T17:49:00Z">
        <w:r w:rsidR="004423BE" w:rsidRPr="008817F8">
          <w:t xml:space="preserve">the last 10,000 years </w:t>
        </w:r>
      </w:ins>
      <w:r w:rsidR="00B40BD2" w:rsidRPr="008817F8">
        <w:t xml:space="preserve">indicates that parasite transmission spikes during the course of </w:t>
      </w:r>
      <w:ins w:id="117" w:author="Diana Elizabeth LaScala-Gruenewald" w:date="2016-12-05T12:21:00Z">
        <w:r w:rsidR="00297A81" w:rsidRPr="008817F8">
          <w:t xml:space="preserve">the </w:t>
        </w:r>
      </w:ins>
      <w:r w:rsidR="00B40BD2" w:rsidRPr="008817F8">
        <w:t xml:space="preserve">sea-level rise associated with a warming climate. </w:t>
      </w:r>
      <w:ins w:id="118" w:author="Isabel Jones" w:date="2016-12-03T20:56:00Z">
        <w:r w:rsidR="00A1065F" w:rsidRPr="008817F8">
          <w:t xml:space="preserve">Another group of scientists backed up this finding </w:t>
        </w:r>
      </w:ins>
      <w:ins w:id="119" w:author="Diana Elizabeth LaScala-Gruenewald" w:date="2016-12-05T12:21:00Z">
        <w:r w:rsidR="00297A81" w:rsidRPr="008817F8">
          <w:t>using</w:t>
        </w:r>
      </w:ins>
      <w:ins w:id="120" w:author="Isabel Jones" w:date="2016-12-03T20:56:00Z">
        <w:r w:rsidR="00A1065F" w:rsidRPr="008817F8">
          <w:t xml:space="preserve"> </w:t>
        </w:r>
      </w:ins>
      <w:r w:rsidR="00B40BD2" w:rsidRPr="008817F8">
        <w:t xml:space="preserve">laboratory studies </w:t>
      </w:r>
      <w:ins w:id="121" w:author="Isabel Jones" w:date="2016-12-06T18:05:00Z">
        <w:r w:rsidR="00C845A6" w:rsidRPr="008817F8">
          <w:t>showing that the production of larval fluke in mollusks booms when subject to environments manipulated to create heat</w:t>
        </w:r>
      </w:ins>
      <w:ins w:id="122" w:author="Isabel Jones" w:date="2016-12-07T14:54:00Z">
        <w:r w:rsidR="0059694A">
          <w:t xml:space="preserve"> </w:t>
        </w:r>
      </w:ins>
      <w:ins w:id="123" w:author="Isabel Jones" w:date="2016-12-06T18:05:00Z">
        <w:r w:rsidR="00C845A6" w:rsidRPr="008817F8">
          <w:t>wave conditions like those anticipated in the future.</w:t>
        </w:r>
      </w:ins>
    </w:p>
    <w:p w14:paraId="4AEC659C" w14:textId="77777777" w:rsidR="007B4A0E" w:rsidRPr="008817F8" w:rsidRDefault="007B4A0E" w:rsidP="004D38F7"/>
    <w:p w14:paraId="47227924" w14:textId="742A6E12" w:rsidR="00C23E1B" w:rsidRPr="008817F8" w:rsidRDefault="00D00C0D" w:rsidP="005553FC">
      <w:pPr>
        <w:rPr>
          <w:iCs/>
        </w:rPr>
      </w:pPr>
      <w:ins w:id="124" w:author="Diana Elizabeth LaScala-Gruenewald" w:date="2016-12-05T12:22:00Z">
        <w:r w:rsidRPr="008817F8">
          <w:t>Flukes</w:t>
        </w:r>
      </w:ins>
      <w:r w:rsidR="00524FBE" w:rsidRPr="008817F8">
        <w:t xml:space="preserve"> are not the only type of flatworms predicted to </w:t>
      </w:r>
      <w:ins w:id="125" w:author="Isabel Jones" w:date="2016-12-03T21:00:00Z">
        <w:r w:rsidR="00A1065F" w:rsidRPr="008817F8">
          <w:t xml:space="preserve">benefit from </w:t>
        </w:r>
      </w:ins>
      <w:r w:rsidR="00524FBE" w:rsidRPr="008817F8">
        <w:t>warmer waters</w:t>
      </w:r>
      <w:ins w:id="126" w:author="Isabel Jones" w:date="2016-12-06T17:58:00Z">
        <w:r w:rsidR="00C845A6" w:rsidRPr="008817F8">
          <w:t>.</w:t>
        </w:r>
      </w:ins>
      <w:r w:rsidR="00524FBE" w:rsidRPr="008817F8">
        <w:t xml:space="preserve"> </w:t>
      </w:r>
      <w:ins w:id="127" w:author="Isabel Jones" w:date="2016-12-03T21:17:00Z">
        <w:r w:rsidR="000F26ED" w:rsidRPr="008817F8">
          <w:t>Consider</w:t>
        </w:r>
      </w:ins>
      <w:r w:rsidR="005553FC" w:rsidRPr="008817F8">
        <w:t xml:space="preserve">, for example, the mind-bending avian tapeworm, </w:t>
      </w:r>
      <w:proofErr w:type="spellStart"/>
      <w:r w:rsidR="005553FC" w:rsidRPr="008817F8">
        <w:rPr>
          <w:i/>
          <w:iCs/>
        </w:rPr>
        <w:t>Schistocephalus</w:t>
      </w:r>
      <w:proofErr w:type="spellEnd"/>
      <w:r w:rsidR="005553FC" w:rsidRPr="008817F8">
        <w:rPr>
          <w:i/>
          <w:iCs/>
        </w:rPr>
        <w:t xml:space="preserve"> solidus</w:t>
      </w:r>
      <w:ins w:id="128" w:author="Isabel Jones" w:date="2016-12-07T15:50:00Z">
        <w:r w:rsidR="0048262F">
          <w:rPr>
            <w:iCs/>
          </w:rPr>
          <w:t xml:space="preserve">, with a transmission strategy </w:t>
        </w:r>
        <w:r w:rsidR="0048262F" w:rsidRPr="008817F8">
          <w:t>sophisticated enough to challenge any parasite ick-factor with awe</w:t>
        </w:r>
      </w:ins>
      <w:r w:rsidR="005553FC" w:rsidRPr="008817F8">
        <w:rPr>
          <w:i/>
          <w:iCs/>
        </w:rPr>
        <w:t xml:space="preserve">. </w:t>
      </w:r>
      <w:r w:rsidR="005553FC" w:rsidRPr="008817F8">
        <w:rPr>
          <w:iCs/>
        </w:rPr>
        <w:t xml:space="preserve">Before being gobbled up by birds, </w:t>
      </w:r>
      <w:r w:rsidR="005553FC" w:rsidRPr="008817F8">
        <w:rPr>
          <w:i/>
          <w:iCs/>
        </w:rPr>
        <w:t xml:space="preserve">S. solidus </w:t>
      </w:r>
      <w:r w:rsidR="005553FC" w:rsidRPr="008817F8">
        <w:rPr>
          <w:iCs/>
        </w:rPr>
        <w:t>replicate</w:t>
      </w:r>
      <w:r w:rsidR="00A21CB1" w:rsidRPr="008817F8">
        <w:rPr>
          <w:iCs/>
        </w:rPr>
        <w:t xml:space="preserve">s in the bird’s prey, </w:t>
      </w:r>
      <w:ins w:id="129" w:author="Diana Elizabeth LaScala-Gruenewald" w:date="2016-12-05T12:23:00Z">
        <w:r w:rsidRPr="008817F8">
          <w:rPr>
            <w:iCs/>
          </w:rPr>
          <w:t xml:space="preserve">a fish called </w:t>
        </w:r>
      </w:ins>
      <w:r w:rsidR="00A21CB1" w:rsidRPr="008817F8">
        <w:rPr>
          <w:iCs/>
        </w:rPr>
        <w:t xml:space="preserve">the </w:t>
      </w:r>
      <w:proofErr w:type="spellStart"/>
      <w:r w:rsidR="00A21CB1" w:rsidRPr="008817F8">
        <w:rPr>
          <w:iCs/>
        </w:rPr>
        <w:t>threespine</w:t>
      </w:r>
      <w:proofErr w:type="spellEnd"/>
      <w:r w:rsidR="005553FC" w:rsidRPr="008817F8">
        <w:rPr>
          <w:iCs/>
        </w:rPr>
        <w:t xml:space="preserve"> stickleback. Not only does </w:t>
      </w:r>
      <w:r w:rsidR="005553FC" w:rsidRPr="008817F8">
        <w:rPr>
          <w:i/>
          <w:iCs/>
        </w:rPr>
        <w:t>S. solidus</w:t>
      </w:r>
      <w:r w:rsidR="005553FC" w:rsidRPr="008817F8">
        <w:rPr>
          <w:iCs/>
        </w:rPr>
        <w:t xml:space="preserve"> grow faster in warmer water, </w:t>
      </w:r>
      <w:proofErr w:type="gramStart"/>
      <w:r w:rsidR="005553FC" w:rsidRPr="008817F8">
        <w:rPr>
          <w:iCs/>
        </w:rPr>
        <w:t>but</w:t>
      </w:r>
      <w:proofErr w:type="gramEnd"/>
      <w:r w:rsidR="005553FC" w:rsidRPr="008817F8">
        <w:rPr>
          <w:iCs/>
        </w:rPr>
        <w:t xml:space="preserve"> it manipulates its zombie-like host to seek out warmer water. </w:t>
      </w:r>
      <w:r w:rsidR="005F19AA" w:rsidRPr="008817F8">
        <w:rPr>
          <w:iCs/>
        </w:rPr>
        <w:t xml:space="preserve">The parasitized stickleback’s behavior gets even </w:t>
      </w:r>
      <w:ins w:id="130" w:author="Isabel Jones" w:date="2016-12-03T21:10:00Z">
        <w:r w:rsidR="00DB3C0F" w:rsidRPr="008817F8">
          <w:rPr>
            <w:iCs/>
          </w:rPr>
          <w:t>weirder</w:t>
        </w:r>
      </w:ins>
      <w:r w:rsidR="005F19AA" w:rsidRPr="008817F8">
        <w:rPr>
          <w:iCs/>
        </w:rPr>
        <w:t xml:space="preserve">, </w:t>
      </w:r>
      <w:ins w:id="131" w:author="Isabel Jones" w:date="2016-12-03T21:10:00Z">
        <w:r w:rsidR="00DB3C0F" w:rsidRPr="008817F8">
          <w:rPr>
            <w:iCs/>
          </w:rPr>
          <w:t>and it starts to spend more time</w:t>
        </w:r>
      </w:ins>
      <w:r w:rsidR="005F19AA" w:rsidRPr="008817F8">
        <w:rPr>
          <w:iCs/>
        </w:rPr>
        <w:t xml:space="preserve"> on the surface of the water</w:t>
      </w:r>
      <w:ins w:id="132" w:author="Isabel Jones" w:date="2016-12-07T15:51:00Z">
        <w:r w:rsidR="0048262F">
          <w:rPr>
            <w:iCs/>
          </w:rPr>
          <w:t>,</w:t>
        </w:r>
      </w:ins>
      <w:r w:rsidR="005F19AA" w:rsidRPr="008817F8">
        <w:rPr>
          <w:iCs/>
        </w:rPr>
        <w:t xml:space="preserve"> </w:t>
      </w:r>
      <w:ins w:id="133" w:author="Isabel Jones" w:date="2016-12-03T21:01:00Z">
        <w:r w:rsidR="00A1065F" w:rsidRPr="008817F8">
          <w:rPr>
            <w:iCs/>
          </w:rPr>
          <w:t xml:space="preserve">where it becomes </w:t>
        </w:r>
      </w:ins>
      <w:r w:rsidR="005F19AA" w:rsidRPr="008817F8">
        <w:rPr>
          <w:iCs/>
        </w:rPr>
        <w:t xml:space="preserve">easy prey for the tapeworm’s final bird host. </w:t>
      </w:r>
      <w:ins w:id="134" w:author="Diana Elizabeth LaScala-Gruenewald" w:date="2016-12-05T12:25:00Z">
        <w:r w:rsidRPr="008817F8">
          <w:rPr>
            <w:iCs/>
          </w:rPr>
          <w:t>Thus, warmer water increases the rate of tapeworm</w:t>
        </w:r>
      </w:ins>
      <w:ins w:id="135" w:author="Isabel Jones" w:date="2016-12-07T15:51:00Z">
        <w:r w:rsidR="0048262F">
          <w:rPr>
            <w:iCs/>
          </w:rPr>
          <w:t xml:space="preserve"> replication and transmission</w:t>
        </w:r>
      </w:ins>
      <w:ins w:id="136" w:author="Diana Elizabeth LaScala-Gruenewald" w:date="2016-12-05T12:25:00Z">
        <w:r w:rsidRPr="008817F8">
          <w:rPr>
            <w:iCs/>
          </w:rPr>
          <w:t xml:space="preserve"> between their fish host</w:t>
        </w:r>
      </w:ins>
      <w:ins w:id="137" w:author="Diana Elizabeth LaScala-Gruenewald" w:date="2016-12-05T12:26:00Z">
        <w:r w:rsidRPr="008817F8">
          <w:rPr>
            <w:iCs/>
          </w:rPr>
          <w:t>s</w:t>
        </w:r>
      </w:ins>
      <w:ins w:id="138" w:author="Diana Elizabeth LaScala-Gruenewald" w:date="2016-12-05T12:25:00Z">
        <w:r w:rsidRPr="008817F8">
          <w:rPr>
            <w:iCs/>
          </w:rPr>
          <w:t xml:space="preserve"> and their bird host</w:t>
        </w:r>
      </w:ins>
      <w:ins w:id="139" w:author="Diana Elizabeth LaScala-Gruenewald" w:date="2016-12-05T12:26:00Z">
        <w:r w:rsidRPr="008817F8">
          <w:rPr>
            <w:iCs/>
          </w:rPr>
          <w:t xml:space="preserve">s.  </w:t>
        </w:r>
      </w:ins>
    </w:p>
    <w:p w14:paraId="108E406F" w14:textId="26C36217" w:rsidR="00C23E1B" w:rsidRPr="008817F8" w:rsidRDefault="00D20528" w:rsidP="005553FC">
      <w:pPr>
        <w:rPr>
          <w:iCs/>
        </w:rPr>
      </w:pPr>
      <w:ins w:id="140" w:author="Isabel Jones" w:date="2016-12-06T18:23:00Z">
        <w:r w:rsidRPr="004413B1">
          <w:rPr>
            <w:iCs/>
            <w:noProof/>
          </w:rPr>
          <w:lastRenderedPageBreak/>
          <w:drawing>
            <wp:inline distT="0" distB="0" distL="0" distR="0" wp14:anchorId="48BA7111" wp14:editId="41103B65">
              <wp:extent cx="4229100" cy="2808388"/>
              <wp:effectExtent l="0" t="0" r="0" b="1143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geograph-4101646-by-Mike-Pennington.jp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30181" cy="2809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D42C41" w14:textId="5F83A163" w:rsidR="000262E5" w:rsidRPr="008817F8" w:rsidRDefault="00C23E1B" w:rsidP="005553FC">
      <w:pPr>
        <w:rPr>
          <w:ins w:id="141" w:author="Isabel Jones" w:date="2016-12-06T18:30:00Z"/>
          <w:i/>
          <w:iCs/>
        </w:rPr>
      </w:pPr>
      <w:r w:rsidRPr="008817F8">
        <w:rPr>
          <w:i/>
          <w:iCs/>
        </w:rPr>
        <w:t xml:space="preserve">A </w:t>
      </w:r>
      <w:proofErr w:type="spellStart"/>
      <w:r w:rsidRPr="008817F8">
        <w:rPr>
          <w:i/>
          <w:iCs/>
        </w:rPr>
        <w:t>threespine</w:t>
      </w:r>
      <w:proofErr w:type="spellEnd"/>
      <w:r w:rsidRPr="008817F8">
        <w:rPr>
          <w:i/>
          <w:iCs/>
        </w:rPr>
        <w:t xml:space="preserve"> stickleback</w:t>
      </w:r>
      <w:r w:rsidR="00A21CB1" w:rsidRPr="008817F8">
        <w:rPr>
          <w:i/>
          <w:iCs/>
        </w:rPr>
        <w:t xml:space="preserve"> impregnated</w:t>
      </w:r>
      <w:r w:rsidRPr="008817F8">
        <w:rPr>
          <w:i/>
          <w:iCs/>
        </w:rPr>
        <w:t xml:space="preserve"> with maturing </w:t>
      </w:r>
      <w:r w:rsidR="00A21CB1" w:rsidRPr="008817F8">
        <w:rPr>
          <w:i/>
          <w:iCs/>
        </w:rPr>
        <w:t>tapeworms.</w:t>
      </w:r>
    </w:p>
    <w:p w14:paraId="5B0F4414" w14:textId="40311885" w:rsidR="008817F8" w:rsidRPr="008817F8" w:rsidRDefault="008817F8" w:rsidP="005553FC">
      <w:pPr>
        <w:rPr>
          <w:ins w:id="142" w:author="Isabel Jones" w:date="2016-12-06T18:31:00Z"/>
          <w:i/>
          <w:iCs/>
        </w:rPr>
      </w:pPr>
      <w:proofErr w:type="gramStart"/>
      <w:ins w:id="143" w:author="Isabel Jones" w:date="2016-12-06T18:30:00Z">
        <w:r w:rsidRPr="008817F8">
          <w:rPr>
            <w:i/>
            <w:iCs/>
          </w:rPr>
          <w:t xml:space="preserve">Photo by Mike Pennington </w:t>
        </w:r>
        <w:r w:rsidR="00CC7C9D">
          <w:rPr>
            <w:i/>
            <w:iCs/>
          </w:rPr>
          <w:t>(</w:t>
        </w:r>
        <w:r w:rsidRPr="008817F8">
          <w:rPr>
            <w:i/>
            <w:iCs/>
          </w:rPr>
          <w:t>CC BY 2.0</w:t>
        </w:r>
      </w:ins>
      <w:ins w:id="144" w:author="Isabel Jones" w:date="2016-12-07T14:27:00Z">
        <w:r w:rsidR="00CC7C9D">
          <w:rPr>
            <w:i/>
            <w:iCs/>
          </w:rPr>
          <w:t>).</w:t>
        </w:r>
      </w:ins>
      <w:proofErr w:type="gramEnd"/>
    </w:p>
    <w:p w14:paraId="4E923EF0" w14:textId="77777777" w:rsidR="00C23E1B" w:rsidRPr="008817F8" w:rsidRDefault="00C23E1B" w:rsidP="005553FC">
      <w:pPr>
        <w:rPr>
          <w:iCs/>
        </w:rPr>
      </w:pPr>
    </w:p>
    <w:p w14:paraId="02C74CA8" w14:textId="1ACD8D78" w:rsidR="00A01A6A" w:rsidRPr="008817F8" w:rsidRDefault="00D57994" w:rsidP="005553FC">
      <w:pPr>
        <w:rPr>
          <w:ins w:id="145" w:author="Isabel Jones" w:date="2016-12-03T21:12:00Z"/>
        </w:rPr>
      </w:pPr>
      <w:r w:rsidRPr="008817F8">
        <w:rPr>
          <w:iCs/>
        </w:rPr>
        <w:t xml:space="preserve">There is no way to predict how </w:t>
      </w:r>
      <w:proofErr w:type="gramStart"/>
      <w:r w:rsidRPr="008817F8">
        <w:rPr>
          <w:iCs/>
        </w:rPr>
        <w:t xml:space="preserve">all </w:t>
      </w:r>
      <w:ins w:id="146" w:author="Isabel Jones" w:date="2016-12-07T15:48:00Z">
        <w:r w:rsidR="00642FD0">
          <w:rPr>
            <w:iCs/>
          </w:rPr>
          <w:t>complex</w:t>
        </w:r>
        <w:proofErr w:type="gramEnd"/>
        <w:r w:rsidR="00642FD0">
          <w:rPr>
            <w:iCs/>
          </w:rPr>
          <w:t xml:space="preserve"> </w:t>
        </w:r>
      </w:ins>
      <w:ins w:id="147" w:author="Isabel Jones" w:date="2016-12-03T21:06:00Z">
        <w:r w:rsidR="00DB3C0F" w:rsidRPr="008817F8">
          <w:rPr>
            <w:iCs/>
          </w:rPr>
          <w:t xml:space="preserve">marine </w:t>
        </w:r>
      </w:ins>
      <w:r w:rsidRPr="008817F8">
        <w:rPr>
          <w:iCs/>
        </w:rPr>
        <w:t xml:space="preserve">parasites will respond to </w:t>
      </w:r>
      <w:ins w:id="148" w:author="Isabel Jones" w:date="2016-12-03T21:07:00Z">
        <w:r w:rsidR="00DB3C0F" w:rsidRPr="008817F8">
          <w:rPr>
            <w:iCs/>
          </w:rPr>
          <w:t>oceanic warming</w:t>
        </w:r>
      </w:ins>
      <w:r w:rsidRPr="008817F8">
        <w:rPr>
          <w:iCs/>
        </w:rPr>
        <w:t xml:space="preserve">. </w:t>
      </w:r>
      <w:ins w:id="149" w:author="Isabel Jones" w:date="2016-12-03T21:07:00Z">
        <w:r w:rsidR="00DB3C0F" w:rsidRPr="008817F8">
          <w:rPr>
            <w:iCs/>
          </w:rPr>
          <w:t xml:space="preserve">There will be winners and losers, </w:t>
        </w:r>
      </w:ins>
      <w:ins w:id="150" w:author="Diana Elizabeth LaScala-Gruenewald" w:date="2016-12-05T12:27:00Z">
        <w:r w:rsidR="00D00C0D" w:rsidRPr="008817F8">
          <w:rPr>
            <w:iCs/>
          </w:rPr>
          <w:t>because</w:t>
        </w:r>
      </w:ins>
      <w:ins w:id="151" w:author="Isabel Jones" w:date="2016-12-03T21:07:00Z">
        <w:r w:rsidR="00DB3C0F" w:rsidRPr="008817F8">
          <w:rPr>
            <w:iCs/>
          </w:rPr>
          <w:t xml:space="preserve"> parasites with different transmission strategies and thermal tolerance</w:t>
        </w:r>
      </w:ins>
      <w:ins w:id="152" w:author="Diana Elizabeth LaScala-Gruenewald" w:date="2016-12-05T12:27:00Z">
        <w:r w:rsidR="00D00C0D" w:rsidRPr="008817F8">
          <w:rPr>
            <w:iCs/>
          </w:rPr>
          <w:t>s</w:t>
        </w:r>
      </w:ins>
      <w:ins w:id="153" w:author="Isabel Jones" w:date="2016-12-03T21:07:00Z">
        <w:r w:rsidR="00DB3C0F" w:rsidRPr="008817F8">
          <w:rPr>
            <w:iCs/>
          </w:rPr>
          <w:t xml:space="preserve"> will respond differently to environmental change. </w:t>
        </w:r>
      </w:ins>
      <w:ins w:id="154" w:author="Isabel Jones" w:date="2016-12-03T21:08:00Z">
        <w:r w:rsidR="00DB3C0F" w:rsidRPr="008817F8">
          <w:rPr>
            <w:iCs/>
          </w:rPr>
          <w:t xml:space="preserve">Plus, transmission success </w:t>
        </w:r>
      </w:ins>
      <w:r w:rsidR="00C86891" w:rsidRPr="008817F8">
        <w:rPr>
          <w:iCs/>
        </w:rPr>
        <w:t xml:space="preserve">depends on </w:t>
      </w:r>
      <w:ins w:id="155" w:author="Diana Elizabeth LaScala-Gruenewald" w:date="2016-12-05T12:27:00Z">
        <w:r w:rsidR="00D00C0D" w:rsidRPr="008817F8">
          <w:rPr>
            <w:iCs/>
          </w:rPr>
          <w:t xml:space="preserve">how both </w:t>
        </w:r>
      </w:ins>
      <w:r w:rsidR="00C86891" w:rsidRPr="008817F8">
        <w:rPr>
          <w:iCs/>
        </w:rPr>
        <w:t>the parasite</w:t>
      </w:r>
      <w:ins w:id="156" w:author="Isabel Jones" w:date="2016-12-03T21:09:00Z">
        <w:r w:rsidR="00DB3C0F" w:rsidRPr="008817F8">
          <w:rPr>
            <w:iCs/>
          </w:rPr>
          <w:t xml:space="preserve"> and</w:t>
        </w:r>
      </w:ins>
      <w:r w:rsidR="00C86891" w:rsidRPr="008817F8">
        <w:rPr>
          <w:iCs/>
        </w:rPr>
        <w:t xml:space="preserve"> </w:t>
      </w:r>
      <w:ins w:id="157" w:author="Diana Elizabeth LaScala-Gruenewald" w:date="2016-12-05T12:27:00Z">
        <w:r w:rsidR="00D00C0D" w:rsidRPr="008817F8">
          <w:rPr>
            <w:iCs/>
          </w:rPr>
          <w:t>its</w:t>
        </w:r>
      </w:ins>
      <w:r w:rsidR="00C86891" w:rsidRPr="008817F8">
        <w:rPr>
          <w:iCs/>
        </w:rPr>
        <w:t xml:space="preserve"> hosts </w:t>
      </w:r>
      <w:r w:rsidR="00CD650C" w:rsidRPr="008817F8">
        <w:rPr>
          <w:iCs/>
        </w:rPr>
        <w:t>respon</w:t>
      </w:r>
      <w:ins w:id="158" w:author="Diana Elizabeth LaScala-Gruenewald" w:date="2016-12-05T12:27:00Z">
        <w:r w:rsidR="00D00C0D" w:rsidRPr="008817F8">
          <w:rPr>
            <w:iCs/>
          </w:rPr>
          <w:t>d</w:t>
        </w:r>
      </w:ins>
      <w:r w:rsidR="00CD650C" w:rsidRPr="008817F8">
        <w:rPr>
          <w:iCs/>
        </w:rPr>
        <w:t xml:space="preserve"> to change. For parasites with complex lifecycles, like trematodes and tapeworms, </w:t>
      </w:r>
      <w:ins w:id="159" w:author="Diana Elizabeth LaScala-Gruenewald" w:date="2016-12-05T12:28:00Z">
        <w:r w:rsidR="00D00C0D" w:rsidRPr="008817F8">
          <w:rPr>
            <w:iCs/>
          </w:rPr>
          <w:t>success or failure</w:t>
        </w:r>
      </w:ins>
      <w:r w:rsidR="00CD650C" w:rsidRPr="008817F8">
        <w:rPr>
          <w:iCs/>
        </w:rPr>
        <w:t xml:space="preserve"> </w:t>
      </w:r>
      <w:ins w:id="160" w:author="Isabel Jones" w:date="2016-12-03T21:09:00Z">
        <w:r w:rsidR="00DB3C0F" w:rsidRPr="008817F8">
          <w:rPr>
            <w:iCs/>
          </w:rPr>
          <w:t xml:space="preserve">will </w:t>
        </w:r>
      </w:ins>
      <w:r w:rsidR="00CD650C" w:rsidRPr="008817F8">
        <w:rPr>
          <w:iCs/>
        </w:rPr>
        <w:t xml:space="preserve">depend on the success of many different species in the face of </w:t>
      </w:r>
      <w:ins w:id="161" w:author="Diana Elizabeth LaScala-Gruenewald" w:date="2016-12-05T12:28:00Z">
        <w:r w:rsidR="00D00C0D" w:rsidRPr="008817F8">
          <w:rPr>
            <w:iCs/>
          </w:rPr>
          <w:t>climate</w:t>
        </w:r>
      </w:ins>
      <w:r w:rsidR="00CD650C" w:rsidRPr="008817F8">
        <w:rPr>
          <w:iCs/>
        </w:rPr>
        <w:t xml:space="preserve"> change. But so far, it seems, </w:t>
      </w:r>
      <w:ins w:id="162" w:author="Isabel Jones" w:date="2016-12-07T15:49:00Z">
        <w:r w:rsidR="00855E77">
          <w:rPr>
            <w:iCs/>
          </w:rPr>
          <w:t>at least some</w:t>
        </w:r>
      </w:ins>
      <w:ins w:id="163" w:author="Isabel Jones" w:date="2016-12-03T21:07:00Z">
        <w:r w:rsidR="00DB3C0F" w:rsidRPr="008817F8">
          <w:rPr>
            <w:iCs/>
          </w:rPr>
          <w:t xml:space="preserve"> </w:t>
        </w:r>
      </w:ins>
      <w:r w:rsidR="00CD650C" w:rsidRPr="008817F8">
        <w:rPr>
          <w:iCs/>
        </w:rPr>
        <w:t xml:space="preserve">parasites like it hot. </w:t>
      </w:r>
    </w:p>
    <w:p w14:paraId="1747F669" w14:textId="77777777" w:rsidR="00A01A6A" w:rsidRPr="008817F8" w:rsidRDefault="00A01A6A" w:rsidP="005553FC">
      <w:pPr>
        <w:rPr>
          <w:ins w:id="164" w:author="Isabel Jones" w:date="2016-12-03T21:12:00Z"/>
        </w:rPr>
      </w:pPr>
    </w:p>
    <w:p w14:paraId="3EC4DB1C" w14:textId="77777777" w:rsidR="00A01A6A" w:rsidRPr="008817F8" w:rsidRDefault="00A01A6A" w:rsidP="005553FC"/>
    <w:p w14:paraId="145F065F" w14:textId="209E82AB" w:rsidR="00933CC5" w:rsidRPr="008817F8" w:rsidRDefault="002C7453" w:rsidP="005553FC">
      <w:r w:rsidRPr="008817F8">
        <w:t>References:</w:t>
      </w:r>
    </w:p>
    <w:p w14:paraId="17772947" w14:textId="4ED72CDA" w:rsidR="002C7453" w:rsidRPr="008817F8" w:rsidRDefault="002C7453" w:rsidP="002C7453">
      <w:pPr>
        <w:pStyle w:val="NormalWeb"/>
        <w:tabs>
          <w:tab w:val="left" w:pos="540"/>
        </w:tabs>
        <w:rPr>
          <w:rFonts w:asciiTheme="minorHAnsi" w:hAnsiTheme="minorHAnsi"/>
          <w:sz w:val="24"/>
          <w:szCs w:val="24"/>
        </w:rPr>
      </w:pPr>
      <w:r w:rsidRPr="008817F8">
        <w:rPr>
          <w:rFonts w:asciiTheme="minorHAnsi" w:hAnsiTheme="minorHAnsi"/>
          <w:sz w:val="24"/>
          <w:szCs w:val="24"/>
        </w:rPr>
        <w:t xml:space="preserve">Huntley JW, </w:t>
      </w:r>
      <w:proofErr w:type="spellStart"/>
      <w:r w:rsidRPr="008817F8">
        <w:rPr>
          <w:rFonts w:asciiTheme="minorHAnsi" w:hAnsiTheme="minorHAnsi"/>
          <w:sz w:val="24"/>
          <w:szCs w:val="24"/>
        </w:rPr>
        <w:t>Fürsich</w:t>
      </w:r>
      <w:proofErr w:type="spellEnd"/>
      <w:r w:rsidRPr="008817F8">
        <w:rPr>
          <w:rFonts w:asciiTheme="minorHAnsi" w:hAnsiTheme="minorHAnsi"/>
          <w:sz w:val="24"/>
          <w:szCs w:val="24"/>
        </w:rPr>
        <w:t xml:space="preserve"> FT, Alberti M, </w:t>
      </w:r>
      <w:proofErr w:type="spellStart"/>
      <w:r w:rsidRPr="008817F8">
        <w:rPr>
          <w:rFonts w:asciiTheme="minorHAnsi" w:hAnsiTheme="minorHAnsi"/>
          <w:sz w:val="24"/>
          <w:szCs w:val="24"/>
        </w:rPr>
        <w:t>Hethke</w:t>
      </w:r>
      <w:proofErr w:type="spellEnd"/>
      <w:r w:rsidRPr="008817F8">
        <w:rPr>
          <w:rFonts w:asciiTheme="minorHAnsi" w:hAnsiTheme="minorHAnsi"/>
          <w:sz w:val="24"/>
          <w:szCs w:val="24"/>
        </w:rPr>
        <w:t xml:space="preserve"> M, Liu C. </w:t>
      </w:r>
      <w:proofErr w:type="gramStart"/>
      <w:r w:rsidRPr="008817F8">
        <w:rPr>
          <w:rFonts w:asciiTheme="minorHAnsi" w:hAnsiTheme="minorHAnsi"/>
          <w:sz w:val="24"/>
          <w:szCs w:val="24"/>
        </w:rPr>
        <w:t>A complete Holocene record of trematode-bivalve infection and implications for the response of parasitism to climate change.</w:t>
      </w:r>
      <w:proofErr w:type="gramEnd"/>
      <w:r w:rsidRPr="008817F8">
        <w:rPr>
          <w:rFonts w:asciiTheme="minorHAnsi" w:hAnsiTheme="minorHAnsi"/>
          <w:sz w:val="24"/>
          <w:szCs w:val="24"/>
        </w:rPr>
        <w:t xml:space="preserve"> Proc Natl </w:t>
      </w:r>
      <w:proofErr w:type="spellStart"/>
      <w:r w:rsidRPr="008817F8">
        <w:rPr>
          <w:rFonts w:asciiTheme="minorHAnsi" w:hAnsiTheme="minorHAnsi"/>
          <w:sz w:val="24"/>
          <w:szCs w:val="24"/>
        </w:rPr>
        <w:t>Acad</w:t>
      </w:r>
      <w:proofErr w:type="spellEnd"/>
      <w:r w:rsidRPr="008817F8">
        <w:rPr>
          <w:rFonts w:asciiTheme="minorHAnsi" w:hAnsiTheme="minorHAnsi"/>
          <w:sz w:val="24"/>
          <w:szCs w:val="24"/>
        </w:rPr>
        <w:t xml:space="preserve"> Sci U S A [Internet]. 2014</w:t>
      </w:r>
      <w:proofErr w:type="gramStart"/>
      <w:r w:rsidRPr="008817F8">
        <w:rPr>
          <w:rFonts w:asciiTheme="minorHAnsi" w:hAnsiTheme="minorHAnsi"/>
          <w:sz w:val="24"/>
          <w:szCs w:val="24"/>
        </w:rPr>
        <w:t>;1</w:t>
      </w:r>
      <w:proofErr w:type="gramEnd"/>
      <w:r w:rsidRPr="008817F8">
        <w:rPr>
          <w:rFonts w:asciiTheme="minorHAnsi" w:hAnsiTheme="minorHAnsi"/>
          <w:sz w:val="24"/>
          <w:szCs w:val="24"/>
        </w:rPr>
        <w:t xml:space="preserve">–6. </w:t>
      </w:r>
    </w:p>
    <w:p w14:paraId="32B1183E" w14:textId="2FE0998A" w:rsidR="002C7453" w:rsidRPr="008817F8" w:rsidRDefault="002C7453" w:rsidP="002C7453">
      <w:pPr>
        <w:tabs>
          <w:tab w:val="left" w:pos="540"/>
        </w:tabs>
      </w:pPr>
      <w:r w:rsidRPr="008817F8">
        <w:t>Macnab V, Barber I. Some (worms) like it hot: Fish parasites grow faster in warmer water, and alter host thermal preferences. Glob Chang Biol. 2012</w:t>
      </w:r>
      <w:proofErr w:type="gramStart"/>
      <w:r w:rsidRPr="008817F8">
        <w:t>;18</w:t>
      </w:r>
      <w:proofErr w:type="gramEnd"/>
      <w:r w:rsidRPr="008817F8">
        <w:t>(5):1540–8.</w:t>
      </w:r>
    </w:p>
    <w:p w14:paraId="7B05C42F" w14:textId="77777777" w:rsidR="002C7453" w:rsidRPr="008817F8" w:rsidRDefault="002C7453" w:rsidP="002C7453">
      <w:pPr>
        <w:tabs>
          <w:tab w:val="left" w:pos="540"/>
        </w:tabs>
      </w:pPr>
    </w:p>
    <w:p w14:paraId="0E56BAA7" w14:textId="42645765" w:rsidR="00B8052A" w:rsidRPr="008817F8" w:rsidRDefault="002C7453" w:rsidP="004413B1">
      <w:pPr>
        <w:tabs>
          <w:tab w:val="left" w:pos="540"/>
        </w:tabs>
      </w:pPr>
      <w:proofErr w:type="spellStart"/>
      <w:r w:rsidRPr="008817F8">
        <w:t>Studer</w:t>
      </w:r>
      <w:proofErr w:type="spellEnd"/>
      <w:r w:rsidRPr="008817F8">
        <w:t xml:space="preserve"> A, Poulin R. Differential effects of temperature variability on the transmission of a marine parasite. Mar Biol. 2013</w:t>
      </w:r>
      <w:proofErr w:type="gramStart"/>
      <w:r w:rsidRPr="008817F8">
        <w:t>;160</w:t>
      </w:r>
      <w:proofErr w:type="gramEnd"/>
      <w:r w:rsidRPr="008817F8">
        <w:t>(10):2763–73.</w:t>
      </w:r>
    </w:p>
    <w:p w14:paraId="4B5085C5" w14:textId="77777777" w:rsidR="00F01404" w:rsidRPr="008817F8" w:rsidRDefault="00F01404" w:rsidP="004D38F7"/>
    <w:sectPr w:rsidR="00F01404" w:rsidRPr="008817F8" w:rsidSect="00441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F639EE8" w15:done="0"/>
  <w15:commentEx w15:paraId="02603F6A" w15:done="0"/>
  <w15:commentEx w15:paraId="1CB73244" w15:done="0"/>
  <w15:commentEx w15:paraId="3502EE26" w15:done="0"/>
  <w15:commentEx w15:paraId="6CE1E288" w15:done="0"/>
  <w15:commentEx w15:paraId="51F1757D" w15:done="0"/>
  <w15:commentEx w15:paraId="0480BFA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iana Elizabeth LaScala-Gruenewald">
    <w15:presenceInfo w15:providerId="None" w15:userId="Diana Elizabeth LaScala-Gruenewald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oNotTrackMov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3F2"/>
    <w:rsid w:val="00007B3A"/>
    <w:rsid w:val="000110D8"/>
    <w:rsid w:val="000262E5"/>
    <w:rsid w:val="000D626E"/>
    <w:rsid w:val="000D71EA"/>
    <w:rsid w:val="000F26ED"/>
    <w:rsid w:val="001A5D08"/>
    <w:rsid w:val="00221CC6"/>
    <w:rsid w:val="002253F2"/>
    <w:rsid w:val="00244089"/>
    <w:rsid w:val="00255EF5"/>
    <w:rsid w:val="00293D03"/>
    <w:rsid w:val="00297A81"/>
    <w:rsid w:val="002A11BF"/>
    <w:rsid w:val="002C7453"/>
    <w:rsid w:val="002F705A"/>
    <w:rsid w:val="0032560E"/>
    <w:rsid w:val="00391074"/>
    <w:rsid w:val="003A1945"/>
    <w:rsid w:val="003A4AB0"/>
    <w:rsid w:val="0043149B"/>
    <w:rsid w:val="004413B1"/>
    <w:rsid w:val="004423BE"/>
    <w:rsid w:val="00474D46"/>
    <w:rsid w:val="0048262F"/>
    <w:rsid w:val="004D38F7"/>
    <w:rsid w:val="004F3EF1"/>
    <w:rsid w:val="00524FBE"/>
    <w:rsid w:val="005352DF"/>
    <w:rsid w:val="0053648A"/>
    <w:rsid w:val="005553FC"/>
    <w:rsid w:val="005569D7"/>
    <w:rsid w:val="0059694A"/>
    <w:rsid w:val="005F19AA"/>
    <w:rsid w:val="00642FD0"/>
    <w:rsid w:val="00664AC3"/>
    <w:rsid w:val="006A3E63"/>
    <w:rsid w:val="006F0BA3"/>
    <w:rsid w:val="00721D4F"/>
    <w:rsid w:val="00722F56"/>
    <w:rsid w:val="007520EA"/>
    <w:rsid w:val="00785592"/>
    <w:rsid w:val="007B4A0E"/>
    <w:rsid w:val="007D2455"/>
    <w:rsid w:val="007F2D93"/>
    <w:rsid w:val="0083234C"/>
    <w:rsid w:val="00840B42"/>
    <w:rsid w:val="00855E77"/>
    <w:rsid w:val="008817F8"/>
    <w:rsid w:val="008F559E"/>
    <w:rsid w:val="00915328"/>
    <w:rsid w:val="00933CC5"/>
    <w:rsid w:val="00942583"/>
    <w:rsid w:val="00A01A6A"/>
    <w:rsid w:val="00A05593"/>
    <w:rsid w:val="00A1065F"/>
    <w:rsid w:val="00A10796"/>
    <w:rsid w:val="00A21CB1"/>
    <w:rsid w:val="00AA10ED"/>
    <w:rsid w:val="00B12244"/>
    <w:rsid w:val="00B40BD2"/>
    <w:rsid w:val="00B61D0B"/>
    <w:rsid w:val="00B62211"/>
    <w:rsid w:val="00B8052A"/>
    <w:rsid w:val="00B943DE"/>
    <w:rsid w:val="00BC2BCE"/>
    <w:rsid w:val="00BE103D"/>
    <w:rsid w:val="00BF0C2A"/>
    <w:rsid w:val="00C23E1B"/>
    <w:rsid w:val="00C64A74"/>
    <w:rsid w:val="00C845A6"/>
    <w:rsid w:val="00C86891"/>
    <w:rsid w:val="00C92B72"/>
    <w:rsid w:val="00CA26FD"/>
    <w:rsid w:val="00CB1318"/>
    <w:rsid w:val="00CC7C9D"/>
    <w:rsid w:val="00CD650C"/>
    <w:rsid w:val="00D00C0D"/>
    <w:rsid w:val="00D20528"/>
    <w:rsid w:val="00D25B33"/>
    <w:rsid w:val="00D57994"/>
    <w:rsid w:val="00DA61C3"/>
    <w:rsid w:val="00DB3C0F"/>
    <w:rsid w:val="00DC2FFF"/>
    <w:rsid w:val="00EB1D35"/>
    <w:rsid w:val="00F01404"/>
    <w:rsid w:val="00F5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2F038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45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E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1B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F559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59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59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59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59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40B42"/>
  </w:style>
  <w:style w:type="character" w:customStyle="1" w:styleId="apple-converted-space">
    <w:name w:val="apple-converted-space"/>
    <w:basedOn w:val="DefaultParagraphFont"/>
    <w:rsid w:val="00D20528"/>
  </w:style>
  <w:style w:type="character" w:styleId="Hyperlink">
    <w:name w:val="Hyperlink"/>
    <w:basedOn w:val="DefaultParagraphFont"/>
    <w:uiPriority w:val="99"/>
    <w:semiHidden/>
    <w:unhideWhenUsed/>
    <w:rsid w:val="00D2052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45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E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1B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F559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59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59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59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59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40B42"/>
  </w:style>
  <w:style w:type="character" w:customStyle="1" w:styleId="apple-converted-space">
    <w:name w:val="apple-converted-space"/>
    <w:basedOn w:val="DefaultParagraphFont"/>
    <w:rsid w:val="00D20528"/>
  </w:style>
  <w:style w:type="character" w:styleId="Hyperlink">
    <w:name w:val="Hyperlink"/>
    <w:basedOn w:val="DefaultParagraphFont"/>
    <w:uiPriority w:val="99"/>
    <w:semiHidden/>
    <w:unhideWhenUsed/>
    <w:rsid w:val="00D205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0" Type="http://schemas.microsoft.com/office/2011/relationships/commentsExtended" Target="commentsExtended.xml"/><Relationship Id="rId11" Type="http://schemas.microsoft.com/office/2011/relationships/people" Target="peop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965</Words>
  <Characters>5503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Jones</dc:creator>
  <cp:keywords/>
  <dc:description/>
  <cp:lastModifiedBy>Isabel Jones</cp:lastModifiedBy>
  <cp:revision>7</cp:revision>
  <dcterms:created xsi:type="dcterms:W3CDTF">2016-12-07T22:50:00Z</dcterms:created>
  <dcterms:modified xsi:type="dcterms:W3CDTF">2016-12-08T18:58:00Z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a8abb601-e62b-3c97-9335-c91439e25ad6</vt:lpwstr>
  </property>
  <property fmtid="{D5CDD505-2E9C-101B-9397-08002B2CF9AE}" pid="4" name="Mendeley Citation Style_1">
    <vt:lpwstr>http://www.zotero.org/styles/vancouver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